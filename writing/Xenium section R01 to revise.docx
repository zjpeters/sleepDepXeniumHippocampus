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tif" ContentType="image/tiff"/>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mirrorIndents/>
        <w:rPr>
          <w:rFonts w:cs="Arial"/>
          <w:color w:val="000000"/>
        </w:rPr>
      </w:pPr>
      <w:r>
        <w:rPr>
          <w:rFonts w:cs="Arial"/>
          <w:b/>
          <w:i/>
        </w:rPr>
        <w:t>Aim 1a. Define the impact of SD on the spatial transcriptomic signatures of hippocampal subregions CA1 and CA3 at single-cell resolution.</w:t>
      </w:r>
      <w:r>
        <w:rPr>
          <w:rFonts w:cs="Arial"/>
          <w:bCs/>
          <w:iCs/>
        </w:rPr>
        <w:t xml:space="preserve"> </w:t>
      </w:r>
      <w:r>
        <w:rPr>
          <w:rFonts w:cs="Arial"/>
        </w:rPr>
        <w:t xml:space="preserve">We will subject C57BL/6J mice </w:t>
      </w:r>
      <w:r>
        <w:rPr>
          <w:rFonts w:eastAsia="Arial" w:cs="Arial"/>
        </w:rPr>
        <w:t>(3 - 4 months old; n= 8 -10 for both sexes per group based on preliminary data) to acute SD for 5 hours (ZT0-5) using the well-established gentle handling protocol - a design that tightly controls for circadian influences</w:t>
      </w:r>
      <w:r>
        <w:fldChar w:fldCharType="begin"/>
      </w:r>
      <w:r>
        <w:rPr>
          <w:rFonts w:eastAsia="Arial" w:cs="Arial"/>
        </w:rPr>
        <w:instrText xml:space="preserve">ADDIN EN.CITE</w:instrText>
      </w:r>
      <w:r>
        <w:rPr>
          <w:rFonts w:eastAsia="Arial" w:cs="Arial"/>
        </w:rPr>
      </w:r>
      <w:r>
        <w:fldChar w:fldCharType="begin"/>
      </w:r>
      <w:r>
        <w:rPr>
          <w:rFonts w:eastAsia="Arial" w:cs="Arial"/>
        </w:rPr>
        <w:instrText xml:space="preserve">ADDIN EN.CITE.DATA</w:instrText>
      </w:r>
      <w:r>
        <w:rPr>
          <w:rFonts w:eastAsia="Arial" w:cs="Arial"/>
        </w:rPr>
      </w:r>
      <w:r>
        <w:rPr>
          <w:rFonts w:eastAsia="Arial" w:cs="Arial"/>
        </w:rPr>
        <w:fldChar w:fldCharType="separate"/>
      </w:r>
      <w:r>
        <w:rPr>
          <w:rFonts w:eastAsia="Arial" w:cs="Arial"/>
        </w:rPr>
      </w:r>
      <w:r>
        <w:rPr>
          <w:rFonts w:eastAsia="Arial" w:cs="Arial"/>
        </w:rPr>
      </w:r>
      <w:r>
        <w:rPr>
          <w:rFonts w:eastAsia="Arial" w:cs="Arial"/>
        </w:rPr>
        <w:fldChar w:fldCharType="end"/>
      </w:r>
      <w:r>
        <w:rPr>
          <w:rFonts w:eastAsia="Arial" w:cs="Arial"/>
        </w:rPr>
        <w:fldChar w:fldCharType="separate"/>
      </w:r>
      <w:r>
        <w:rPr>
          <w:rFonts w:eastAsia="Arial" w:cs="Arial"/>
        </w:rPr>
      </w:r>
      <w:hyperlink w:anchor="_ENREF_47" w:tgtFrame="Walsh, 2023 #35">
        <w:r>
          <w:rPr>
            <w:rFonts w:eastAsia="Arial" w:cs="Arial"/>
            <w:vertAlign w:val="superscript"/>
          </w:rPr>
          <w:t>47</w:t>
        </w:r>
      </w:hyperlink>
      <w:r>
        <w:rPr>
          <w:rFonts w:eastAsia="Arial" w:cs="Arial"/>
          <w:vertAlign w:val="superscript"/>
        </w:rPr>
        <w:t>,</w:t>
      </w:r>
      <w:hyperlink w:anchor="_ENREF_68" w:tgtFrame="Vanrobaeys, 2023 #118">
        <w:r>
          <w:rPr>
            <w:rFonts w:eastAsia="Arial" w:cs="Arial"/>
            <w:vertAlign w:val="superscript"/>
          </w:rPr>
          <w:t>68</w:t>
        </w:r>
      </w:hyperlink>
      <w:r>
        <w:rPr>
          <w:rFonts w:eastAsia="Arial" w:cs="Arial"/>
          <w:vertAlign w:val="superscript"/>
        </w:rPr>
        <w:t>,</w:t>
      </w:r>
      <w:hyperlink w:anchor="_ENREF_79" w:tgtFrame="Vecsey, 2013 #134">
        <w:r>
          <w:rPr>
            <w:rFonts w:eastAsia="Arial" w:cs="Arial"/>
            <w:vertAlign w:val="superscript"/>
          </w:rPr>
          <w:t>79</w:t>
        </w:r>
      </w:hyperlink>
      <w:r>
        <w:rPr>
          <w:rFonts w:eastAsia="Arial" w:cs="Arial"/>
        </w:rPr>
      </w:r>
      <w:r>
        <w:rPr>
          <w:rFonts w:eastAsia="Arial" w:cs="Arial"/>
        </w:rPr>
        <w:fldChar w:fldCharType="end"/>
      </w:r>
      <w:r>
        <w:rPr>
          <w:rFonts w:eastAsia="Arial" w:cs="Arial"/>
        </w:rPr>
        <w:t xml:space="preserve">. Age and sex-matched non-sleep-deprived (NSD) controls will be allowed to sleep </w:t>
      </w:r>
      <w:r>
        <w:rPr>
          <w:rFonts w:eastAsia="Arial" w:cs="Arial"/>
          <w:i/>
          <w:iCs/>
        </w:rPr>
        <w:t>ad libitum</w:t>
      </w:r>
      <w:r>
        <w:rPr>
          <w:rFonts w:eastAsia="Arial" w:cs="Arial"/>
        </w:rPr>
        <w:t>. To investigate the spatially resolved, single-cell transcriptomic changes induced by SD, we will employ the high-plex, in situ transcriptomics platform Xenium</w:t>
      </w:r>
      <w:r>
        <w:fldChar w:fldCharType="begin"/>
      </w:r>
      <w:r>
        <w:rPr>
          <w:rFonts w:eastAsia="Arial" w:cs="Arial"/>
        </w:rPr>
        <w:instrText xml:space="preserve">ADDIN EN.CITE</w:instrText>
      </w:r>
      <w:r>
        <w:rPr>
          <w:rFonts w:eastAsia="Arial" w:cs="Arial"/>
        </w:rPr>
      </w:r>
      <w:r>
        <w:fldChar w:fldCharType="begin"/>
      </w:r>
      <w:r>
        <w:rPr>
          <w:rFonts w:eastAsia="Arial" w:cs="Arial"/>
        </w:rPr>
        <w:instrText xml:space="preserve">ADDIN EN.CITE.DATA</w:instrText>
      </w:r>
      <w:r>
        <w:rPr>
          <w:rFonts w:eastAsia="Arial" w:cs="Arial"/>
        </w:rPr>
      </w:r>
      <w:r>
        <w:rPr>
          <w:rFonts w:eastAsia="Arial" w:cs="Arial"/>
        </w:rPr>
        <w:fldChar w:fldCharType="separate"/>
      </w:r>
      <w:r>
        <w:rPr>
          <w:rFonts w:eastAsia="Arial" w:cs="Arial"/>
        </w:rPr>
      </w:r>
      <w:r>
        <w:rPr>
          <w:rFonts w:eastAsia="Arial" w:cs="Arial"/>
        </w:rPr>
      </w:r>
      <w:r>
        <w:rPr>
          <w:rFonts w:eastAsia="Arial" w:cs="Arial"/>
        </w:rPr>
        <w:fldChar w:fldCharType="end"/>
      </w:r>
      <w:r>
        <w:rPr>
          <w:rFonts w:eastAsia="Arial" w:cs="Arial"/>
        </w:rPr>
        <w:fldChar w:fldCharType="separate"/>
      </w:r>
      <w:r>
        <w:rPr>
          <w:rFonts w:eastAsia="Arial" w:cs="Arial"/>
        </w:rPr>
      </w:r>
      <w:hyperlink w:anchor="_ENREF_80" w:tgtFrame="Janesick, 2023 #135">
        <w:r>
          <w:rPr>
            <w:rFonts w:cs="Arial"/>
            <w:color w:val="000000"/>
            <w:vertAlign w:val="superscript"/>
          </w:rPr>
          <w:t>80</w:t>
        </w:r>
      </w:hyperlink>
      <w:r>
        <w:rPr>
          <w:rFonts w:cs="Arial"/>
          <w:color w:val="000000"/>
          <w:vertAlign w:val="superscript"/>
        </w:rPr>
        <w:t>,</w:t>
      </w:r>
      <w:hyperlink w:anchor="_ENREF_81" w:tgtFrame="Marco Salas, 2025 #136">
        <w:r>
          <w:rPr>
            <w:rFonts w:cs="Arial"/>
            <w:color w:val="000000"/>
            <w:vertAlign w:val="superscript"/>
          </w:rPr>
          <w:t>81</w:t>
        </w:r>
      </w:hyperlink>
      <w:r>
        <w:rPr>
          <w:rFonts w:eastAsia="Arial" w:cs="Arial"/>
        </w:rPr>
      </w:r>
      <w:r>
        <w:rPr>
          <w:rFonts w:eastAsia="Arial" w:cs="Arial"/>
        </w:rPr>
        <w:fldChar w:fldCharType="end"/>
      </w:r>
      <w:r>
        <w:rPr>
          <w:rFonts w:cs="Arial"/>
          <w:color w:val="000000"/>
        </w:rPr>
        <w:t>. Flash-frozen brains, harvested immediately after the conclusion of SD at ZT5, will be cryosectioned at 10 µm thickness in the coronal plane to obtain sections with dorsal hippocampal representations. Tissue sections will be fixed, stained, and permeabilized according to the Xenium Spatial Gene Expression User Guide (catalog no. CG000584 Rev F, 10x Genomics). The Xenium workflow and operations will be performed at the Advanced Genomics Core of the University of Michigan (see</w:t>
      </w:r>
      <w:r>
        <w:rPr>
          <w:rStyle w:val="Appleconvertedspace"/>
          <w:rFonts w:eastAsia="游ゴシック Light" w:eastAsiaTheme="majorEastAsia"/>
          <w:color w:val="000000"/>
        </w:rPr>
        <w:t> </w:t>
      </w:r>
      <w:r>
        <w:rPr>
          <w:rFonts w:cs="Arial"/>
          <w:b/>
          <w:bCs/>
          <w:color w:val="000000"/>
        </w:rPr>
        <w:t>Letter of Support</w:t>
      </w:r>
      <w:r>
        <w:rPr>
          <w:rFonts w:cs="Arial"/>
          <w:color w:val="000000"/>
        </w:rPr>
        <w:t xml:space="preserve">). We will design a targeted in situ Xenium panel comprising 100 candidate genes. The gene list will be curated based on our Visium spatial transcriptomics dataset that was deconvoluted using a reference single-cell RNA-seq dataset of the whole mouse hippocampus from the Allen Brain Atlas </w:t>
      </w:r>
      <w:r>
        <w:rPr>
          <w:rStyle w:val="Heading1Char"/>
          <w:rFonts w:cs="Arial"/>
          <w:color w:val="000000"/>
        </w:rPr>
        <w:t>(Fig. 4)</w:t>
      </w:r>
      <w:r>
        <w:fldChar w:fldCharType="begin"/>
      </w:r>
      <w:r>
        <w:rPr>
          <w:b/>
          <w:b/>
          <w:szCs w:val="32"/>
          <w:rStyle w:val="InternetLink"/>
          <w:rFonts w:ascii="Arial" w:hAnsi="Arial" w:eastAsia="游ゴシック Light" w:cs="Arial"/>
          <w:color w:val="000000"/>
        </w:rPr>
        <w:instrText xml:space="preserve">ADDIN EN.CITE</w:instrText>
      </w:r>
      <w:hyperlink w:anchor="_ENREF_68" w:tgtFrame="Vanrobaeys, 2023 #118">
        <w:r>
          <w:rPr>
            <w:rStyle w:val="InternetLink"/>
            <w:rFonts w:ascii="Arial" w:hAnsi="Arial" w:eastAsia="游ゴシック Light" w:cs="Arial"/>
            <w:b/>
            <w:b/>
            <w:color w:val="000000"/>
            <w:szCs w:val="32"/>
          </w:rPr>
        </w:r>
        <w:r>
          <w:fldChar w:fldCharType="begin"/>
        </w:r>
        <w:r>
          <w:rPr>
            <w:b/>
            <w:b/>
            <w:szCs w:val="32"/>
            <w:rStyle w:val="InternetLink"/>
            <w:rFonts w:ascii="Arial" w:hAnsi="Arial" w:eastAsia="游ゴシック Light" w:cs="Arial"/>
            <w:color w:val="000000"/>
          </w:rPr>
          <w:instrText xml:space="preserve">ADDIN EN.CITE.DATA</w:instrText>
        </w:r>
        <w:r>
          <w:rPr>
            <w:rStyle w:val="InternetLink"/>
            <w:rFonts w:ascii="Arial" w:hAnsi="Arial" w:eastAsia="游ゴシック Light" w:cs="Arial"/>
            <w:b/>
            <w:b/>
            <w:color w:val="000000"/>
            <w:szCs w:val="32"/>
          </w:rPr>
        </w:r>
        <w:r>
          <w:rPr>
            <w:b/>
            <w:b/>
            <w:szCs w:val="32"/>
            <w:rStyle w:val="InternetLink"/>
            <w:rFonts w:ascii="Arial" w:hAnsi="Arial" w:eastAsia="游ゴシック Light" w:cs="Arial"/>
            <w:color w:val="000000"/>
          </w:rPr>
          <w:fldChar w:fldCharType="separate"/>
        </w:r>
        <w:r>
          <w:rPr>
            <w:rStyle w:val="InternetLink"/>
            <w:rFonts w:ascii="Arial" w:hAnsi="Arial" w:eastAsia="游ゴシック Light" w:cs="Arial"/>
            <w:b/>
            <w:b/>
            <w:color w:val="000000"/>
            <w:szCs w:val="32"/>
          </w:rPr>
        </w:r>
        <w:r>
          <w:rPr>
            <w:rStyle w:val="InternetLink"/>
            <w:rFonts w:ascii="Arial" w:hAnsi="Arial" w:eastAsia="游ゴシック Light" w:cs="Arial"/>
            <w:b/>
            <w:b/>
            <w:color w:val="000000"/>
            <w:szCs w:val="32"/>
          </w:rPr>
        </w:r>
        <w:r>
          <w:rPr>
            <w:b/>
            <w:b/>
            <w:szCs w:val="32"/>
            <w:rStyle w:val="InternetLink"/>
            <w:rFonts w:ascii="Arial" w:hAnsi="Arial" w:eastAsia="游ゴシック Light" w:cs="Arial"/>
            <w:color w:val="000000"/>
          </w:rPr>
          <w:fldChar w:fldCharType="end"/>
        </w:r>
        <w:r>
          <w:rPr>
            <w:b/>
            <w:b/>
            <w:szCs w:val="32"/>
            <w:rStyle w:val="InternetLink"/>
            <w:rFonts w:ascii="Arial" w:hAnsi="Arial" w:eastAsia="游ゴシック Light" w:cs="Arial"/>
            <w:color w:val="000000"/>
          </w:rPr>
          <w:fldChar w:fldCharType="separate"/>
        </w:r>
        <w:r>
          <w:rPr>
            <w:rStyle w:val="InternetLink"/>
            <w:rFonts w:ascii="Arial" w:hAnsi="Arial" w:eastAsia="游ゴシック Light" w:cs="Arial"/>
            <w:b/>
            <w:b/>
            <w:color w:val="000000"/>
            <w:szCs w:val="32"/>
          </w:rPr>
        </w:r>
        <w:r>
          <w:rPr>
            <w:rStyle w:val="InternetLink"/>
            <w:rFonts w:cs="Arial"/>
            <w:color w:val="000000"/>
            <w:vertAlign w:val="superscript"/>
          </w:rPr>
          <w:t>68</w:t>
        </w:r>
        <w:r>
          <w:rPr>
            <w:rStyle w:val="InternetLink"/>
            <w:rFonts w:ascii="Arial" w:hAnsi="Arial" w:eastAsia="游ゴシック Light" w:cs="Arial"/>
            <w:b/>
            <w:b/>
            <w:color w:val="000000"/>
            <w:szCs w:val="32"/>
          </w:rPr>
        </w:r>
        <w:r>
          <w:rPr>
            <w:b/>
            <w:b/>
            <w:szCs w:val="32"/>
            <w:rStyle w:val="InternetLink"/>
            <w:rFonts w:ascii="Arial" w:hAnsi="Arial" w:eastAsia="游ゴシック Light" w:cs="Arial"/>
            <w:color w:val="000000"/>
          </w:rPr>
          <w:fldChar w:fldCharType="end"/>
        </w:r>
      </w:hyperlink>
      <w:r>
        <w:rPr>
          <w:rFonts w:cs="Arial"/>
          <w:color w:val="000000"/>
        </w:rPr>
        <w:t>, as well as GeoMx spatial transcriptomic data from another independent study</w:t>
      </w:r>
      <w:r>
        <w:fldChar w:fldCharType="begin"/>
      </w:r>
      <w:r>
        <w:rPr>
          <w:rFonts w:cs="Arial"/>
          <w:color w:val="000000"/>
        </w:rPr>
        <w:instrText xml:space="preserve">ADDIN EN.CITE &lt;EndNote&gt;&lt;Cite&gt;&lt;Author&gt;Wang&lt;/Author&gt;&lt;Year&gt;2024&lt;/Year&gt;&lt;RecNum&gt;125&lt;/RecNum&gt;&lt;DisplayText&gt;&lt;style face="superscript"&gt;69&lt;/style&gt;&lt;/DisplayText&gt;&lt;record&gt;&lt;rec-number&gt;125&lt;/rec-number&gt;&lt;foreign-keys&gt;&lt;key app="EN" db-id="2dt2dr29nz2vzfepd2bxdw5cra0wstxwxp2a" timestamp="1744118110"&gt;125&lt;/key&gt;&lt;/foreign-keys&gt;&lt;ref-type name="Journal Article"&gt;17&lt;/ref-type&gt;&lt;contributors&gt;&lt;authors&gt;&lt;author&gt;Wang, L.&lt;/author&gt;&lt;author&gt;Park, L.&lt;/author&gt;&lt;author&gt;Wu, W.&lt;/author&gt;&lt;author&gt;King, D.&lt;/author&gt;&lt;author&gt;Vega-Medina, A.&lt;/author&gt;&lt;author&gt;Raven, F.&lt;/author&gt;&lt;author&gt;Martinez, J.&lt;/author&gt;&lt;author&gt;Ensing, A.&lt;/author&gt;&lt;author&gt;McDonald, K.&lt;/author&gt;&lt;author&gt;Yang, Z.&lt;/author&gt;&lt;author&gt;Jiang, S.&lt;/author&gt;&lt;author&gt;Aton, S. J.&lt;/author&gt;&lt;/authors&gt;&lt;/contributors&gt;&lt;auth-address&gt;Department of Molecular, Cellular, and Developmental Biology, University of Michigan, Ann Arbor, MI 48109, USA.&amp;#xD;Bioinformatics Core, Biomedical Research Core Facilities, University of Michigan, Ann Arbor, MI 48109, USA.&lt;/auth-address&gt;&lt;titles&gt;&lt;title&gt;Sleep-dependent engram reactivation during hippocampal memory consolidation associated with subregion-specific biosynthetic changes&lt;/title&gt;&lt;secondary-title&gt;iScience&lt;/secondary-title&gt;&lt;/titles&gt;&lt;periodical&gt;&lt;full-title&gt;iScience&lt;/full-title&gt;&lt;/periodical&gt;&lt;pages&gt;109408&lt;/pages&gt;&lt;volume&gt;27&lt;/volume&gt;&lt;number&gt;4&lt;/number&gt;&lt;edition&gt;20240304&lt;/edition&gt;&lt;keywords&gt;&lt;keyword&gt;Behavioral neuroscience&lt;/keyword&gt;&lt;keyword&gt;Biological sciences&lt;/keyword&gt;&lt;keyword&gt;Cognitive neuroscience&lt;/keyword&gt;&lt;keyword&gt;Neuroscience&lt;/keyword&gt;&lt;/keywords&gt;&lt;dates&gt;&lt;year&gt;2024&lt;/year&gt;&lt;pub-dates&gt;&lt;date&gt;Apr 19&lt;/date&gt;&lt;/pub-dates&gt;&lt;/dates&gt;&lt;isbn&gt;2589-0042&lt;/isbn&gt;&lt;accession-num&gt;38523798&lt;/accession-num&gt;&lt;urls&gt;&lt;/urls&gt;&lt;custom1&gt;The authors declare no competing interests.&lt;/custom1&gt;&lt;custom2&gt;PMC10957462&lt;/custom2&gt;&lt;electronic-resource-num&gt;10.1016/j.isci.2024.109408&lt;/electronic-resource-num&gt;&lt;remote-database-provider&gt;NLM&lt;/remote-database-provider&gt;&lt;language&gt;eng&lt;/language&gt;&lt;/record&gt;&lt;/Cite&gt;&lt;/EndNote&gt;</w:instrText>
      </w:r>
      <w:hyperlink w:anchor="_ENREF_69" w:tgtFrame="Wang, 2024 #125">
        <w:r>
          <w:rPr>
            <w:rFonts w:cs="Arial"/>
            <w:color w:val="000000"/>
          </w:rPr>
        </w:r>
        <w:r>
          <w:rPr>
            <w:rFonts w:cs="Arial"/>
            <w:color w:val="000000"/>
          </w:rPr>
          <w:fldChar w:fldCharType="separate"/>
        </w:r>
        <w:r>
          <w:rPr>
            <w:rFonts w:cs="Arial"/>
            <w:color w:val="000000"/>
          </w:rPr>
        </w:r>
        <w:r>
          <w:rPr>
            <w:rFonts w:cs="Arial"/>
            <w:color w:val="000000"/>
            <w:vertAlign w:val="superscript"/>
          </w:rPr>
          <w:t>69</w:t>
        </w:r>
        <w:r>
          <w:rPr>
            <w:rFonts w:cs="Arial"/>
            <w:color w:val="000000"/>
          </w:rPr>
        </w:r>
        <w:r>
          <w:rPr>
            <w:rFonts w:cs="Arial"/>
            <w:color w:val="000000"/>
          </w:rPr>
          <w:fldChar w:fldCharType="end"/>
        </w:r>
      </w:hyperlink>
      <w:r>
        <w:rPr>
          <w:rFonts w:cs="Arial"/>
          <w:color w:val="000000"/>
        </w:rPr>
        <w:t xml:space="preserve">. This panel will also include immediate early genes (IEGs), such as </w:t>
      </w:r>
      <w:r>
        <w:rPr>
          <w:rFonts w:cs="Arial"/>
          <w:i/>
          <w:iCs/>
          <w:color w:val="000000"/>
        </w:rPr>
        <w:t>Fos</w:t>
      </w:r>
      <w:r>
        <w:rPr>
          <w:rFonts w:cs="Arial"/>
          <w:color w:val="000000"/>
        </w:rPr>
        <w:t xml:space="preserve"> and </w:t>
      </w:r>
      <w:r>
        <w:rPr>
          <w:rFonts w:cs="Arial"/>
          <w:i/>
          <w:iCs/>
          <w:color w:val="000000"/>
        </w:rPr>
        <w:t>Arc</w:t>
      </w:r>
      <w:r>
        <w:rPr>
          <w:rFonts w:cs="Arial"/>
          <w:color w:val="000000"/>
        </w:rPr>
        <w:t>, that exhibit differential expression following SD</w:t>
      </w:r>
      <w:r>
        <w:fldChar w:fldCharType="begin"/>
      </w:r>
      <w:r>
        <w:rPr>
          <w:rFonts w:cs="Arial"/>
          <w:color w:val="000000"/>
        </w:rPr>
        <w:instrText xml:space="preserve">ADDIN EN.CITE</w:instrText>
      </w:r>
      <w:r>
        <w:rPr>
          <w:rFonts w:cs="Arial"/>
          <w:color w:val="000000"/>
        </w:rPr>
      </w:r>
      <w:r>
        <w:fldChar w:fldCharType="begin"/>
      </w:r>
      <w:r>
        <w:rPr>
          <w:rFonts w:cs="Arial"/>
          <w:color w:val="000000"/>
        </w:rPr>
        <w:instrText xml:space="preserve">ADDIN EN.CITE.DATA</w:instrText>
      </w:r>
      <w:r>
        <w:rPr>
          <w:rFonts w:cs="Arial"/>
          <w:color w:val="000000"/>
        </w:rPr>
      </w:r>
      <w:r>
        <w:rPr>
          <w:rFonts w:cs="Arial"/>
          <w:color w:val="000000"/>
        </w:rPr>
        <w:fldChar w:fldCharType="separate"/>
      </w:r>
      <w:r>
        <w:rPr>
          <w:rFonts w:cs="Arial"/>
          <w:color w:val="000000"/>
        </w:rPr>
      </w:r>
      <w:r>
        <w:rPr>
          <w:rFonts w:cs="Arial"/>
          <w:color w:val="000000"/>
        </w:rPr>
      </w:r>
      <w:r>
        <w:rPr>
          <w:rFonts w:cs="Arial"/>
          <w:color w:val="000000"/>
        </w:rPr>
        <w:fldChar w:fldCharType="end"/>
      </w:r>
      <w:r>
        <w:rPr>
          <w:rFonts w:cs="Arial"/>
          <w:color w:val="000000"/>
        </w:rPr>
        <w:fldChar w:fldCharType="separate"/>
      </w:r>
      <w:r>
        <w:rPr>
          <w:rFonts w:cs="Arial"/>
          <w:color w:val="000000"/>
        </w:rPr>
      </w:r>
      <w:hyperlink w:anchor="_ENREF_45" w:tgtFrame="Gaine, 2021 #109">
        <w:r>
          <w:rPr>
            <w:rFonts w:eastAsia="Arial" w:cs="Arial"/>
            <w:vertAlign w:val="superscript"/>
          </w:rPr>
          <w:t>45</w:t>
        </w:r>
      </w:hyperlink>
      <w:r>
        <w:rPr>
          <w:rFonts w:eastAsia="Arial" w:cs="Arial"/>
          <w:vertAlign w:val="superscript"/>
        </w:rPr>
        <w:t>,</w:t>
      </w:r>
      <w:hyperlink w:anchor="_ENREF_66" w:tgtFrame="Vecsey, 2012 #116">
        <w:r>
          <w:rPr>
            <w:rFonts w:eastAsia="Arial" w:cs="Arial"/>
            <w:vertAlign w:val="superscript"/>
          </w:rPr>
          <w:t>66</w:t>
        </w:r>
      </w:hyperlink>
      <w:r>
        <w:rPr>
          <w:rFonts w:eastAsia="Arial" w:cs="Arial"/>
          <w:vertAlign w:val="superscript"/>
        </w:rPr>
        <w:t>,</w:t>
      </w:r>
      <w:hyperlink w:anchor="_ENREF_68" w:tgtFrame="Vanrobaeys, 2023 #118">
        <w:r>
          <w:rPr>
            <w:rFonts w:eastAsia="Arial" w:cs="Arial"/>
            <w:vertAlign w:val="superscript"/>
          </w:rPr>
          <w:t>68</w:t>
        </w:r>
      </w:hyperlink>
      <w:r>
        <w:rPr>
          <w:rFonts w:cs="Arial"/>
          <w:color w:val="000000"/>
        </w:rPr>
      </w:r>
      <w:r>
        <w:rPr>
          <w:rFonts w:cs="Arial"/>
          <w:color w:val="000000"/>
        </w:rPr>
        <w:fldChar w:fldCharType="end"/>
      </w:r>
      <w:r>
        <w:rPr>
          <w:rFonts w:cs="Arial"/>
          <w:color w:val="000000"/>
        </w:rPr>
        <w:t>. Marker genes to demarcate principal pyramidal neuronal cell types (CA1, CA3, and DG), neuronal subtypes (excitatory, SST</w:t>
      </w:r>
      <w:r>
        <w:rPr>
          <w:rFonts w:cs="Arial"/>
          <w:color w:val="000000"/>
          <w:vertAlign w:val="superscript"/>
        </w:rPr>
        <w:t>+</w:t>
      </w:r>
      <w:r>
        <w:rPr>
          <w:rFonts w:cs="Arial"/>
          <w:color w:val="000000"/>
        </w:rPr>
        <w:t xml:space="preserve"> interneurons, and PV</w:t>
      </w:r>
      <w:r>
        <w:rPr>
          <w:rFonts w:cs="Arial"/>
          <w:color w:val="000000"/>
          <w:vertAlign w:val="superscript"/>
        </w:rPr>
        <w:t>+</w:t>
      </w:r>
      <w:r>
        <w:rPr>
          <w:rFonts w:cs="Arial"/>
          <w:color w:val="000000"/>
        </w:rPr>
        <w:t xml:space="preserve"> interneurons), and glia (astrocytes, oligodendrocytes, and microglia) will be included in the custom gene panel. We will compute differential gene expression profiles in specific cell types between SD and NSD groups to define the impact of SD on transcriptomic signatures, focusing on the excitatory neurons in hippocampal subregions CA1 and CA3. Interestingly, SD has been shown to activate SST</w:t>
      </w:r>
      <w:r>
        <w:rPr>
          <w:rFonts w:cs="Arial"/>
          <w:color w:val="000000"/>
          <w:vertAlign w:val="superscript"/>
        </w:rPr>
        <w:t>+</w:t>
      </w:r>
      <w:r>
        <w:rPr>
          <w:rFonts w:cs="Arial"/>
          <w:color w:val="000000"/>
        </w:rPr>
        <w:t xml:space="preserve"> interneurons, which in turn suppress the activity of the neighboring glutamatergic neurons, thereby modulating hippocampal network activity</w:t>
      </w:r>
      <w:r>
        <w:fldChar w:fldCharType="begin"/>
      </w:r>
      <w:r>
        <w:rPr>
          <w:rFonts w:cs="Arial"/>
          <w:color w:val="000000"/>
        </w:rPr>
        <w:instrText xml:space="preserve">ADDIN EN.CITE</w:instrText>
      </w:r>
      <w:hyperlink w:anchor="_ENREF_67" w:tgtFrame="Delorme, 2021 #117">
        <w:r>
          <w:rPr>
            <w:rFonts w:cs="Arial"/>
            <w:color w:val="000000"/>
          </w:rPr>
        </w:r>
        <w:r>
          <w:fldChar w:fldCharType="begin"/>
        </w:r>
        <w:r>
          <w:rPr>
            <w:rFonts w:cs="Arial"/>
            <w:color w:val="000000"/>
          </w:rPr>
          <w:instrText xml:space="preserve">ADDIN EN.CITE.DATA</w:instrText>
        </w:r>
        <w:r>
          <w:rPr>
            <w:rFonts w:cs="Arial"/>
            <w:color w:val="000000"/>
          </w:rPr>
        </w:r>
        <w:r>
          <w:rPr>
            <w:rFonts w:cs="Arial"/>
            <w:color w:val="000000"/>
          </w:rPr>
          <w:fldChar w:fldCharType="separate"/>
        </w:r>
        <w:r>
          <w:rPr>
            <w:rFonts w:cs="Arial"/>
            <w:color w:val="000000"/>
          </w:rPr>
        </w:r>
        <w:r>
          <w:rPr>
            <w:rFonts w:cs="Arial"/>
            <w:color w:val="000000"/>
          </w:rPr>
        </w:r>
        <w:r>
          <w:rPr>
            <w:rFonts w:cs="Arial"/>
            <w:color w:val="000000"/>
          </w:rPr>
          <w:fldChar w:fldCharType="end"/>
        </w:r>
        <w:r>
          <w:rPr>
            <w:rFonts w:cs="Arial"/>
            <w:color w:val="000000"/>
          </w:rPr>
          <w:fldChar w:fldCharType="separate"/>
        </w:r>
        <w:r>
          <w:rPr>
            <w:rFonts w:cs="Arial"/>
            <w:color w:val="000000"/>
          </w:rPr>
        </w:r>
        <w:r>
          <w:rPr>
            <w:rFonts w:cs="Arial"/>
            <w:color w:val="000000"/>
            <w:vertAlign w:val="superscript"/>
          </w:rPr>
          <w:t>67</w:t>
        </w:r>
        <w:r>
          <w:rPr>
            <w:rFonts w:cs="Arial"/>
            <w:color w:val="000000"/>
          </w:rPr>
        </w:r>
        <w:r>
          <w:rPr>
            <w:rFonts w:cs="Arial"/>
            <w:color w:val="000000"/>
          </w:rPr>
          <w:fldChar w:fldCharType="end"/>
        </w:r>
      </w:hyperlink>
      <w:r>
        <w:rPr>
          <w:rFonts w:cs="Arial"/>
          <w:color w:val="000000"/>
        </w:rPr>
        <w:t>. However, SD-mediated changes in transcriptomic signatures that underlie their activation remain unknown. Therefore, with the Xenium approach, we will also investigate spatial transcriptomic signatures of interneurons localized in areas CA1 and CA3 following SD. Notably, the inclusion of IEGs, which are known to be induced by SD, enables us to precisely identify and map the transcriptomic signatures of neuronal ensembles activated by SD at the single-cell resolution</w:t>
      </w:r>
      <w:r>
        <w:rPr>
          <w:rFonts w:eastAsia="Arial" w:cs="Arial"/>
        </w:rPr>
        <w:t xml:space="preserve">. </w:t>
      </w:r>
      <w:r>
        <w:rPr>
          <w:rFonts w:cs="Arial"/>
        </w:rPr>
        <w:t xml:space="preserve">This approach provides a powerful framework to dissect the molecular underpinnings of how SD confers ‘engram’-like features to discrete hippocampal neurons by selectively engaging transcriptional programs typically activated in response to neuronal activity. </w:t>
      </w:r>
      <w:r>
        <w:rPr>
          <w:rFonts w:cs="Arial"/>
          <w:color w:val="000000"/>
        </w:rPr>
        <w:t xml:space="preserve">We have recently implemented the Xenium approach to identify spatial gene expression profiles in the hippocampus at single-cell resolution following a spatial learning task </w:t>
      </w:r>
      <w:r>
        <w:rPr>
          <w:rStyle w:val="Heading1Char"/>
          <w:rFonts w:cs="Arial"/>
          <w:bCs/>
          <w:color w:val="000000"/>
        </w:rPr>
        <w:t>(Fig. 7)</w:t>
      </w:r>
      <w:r>
        <w:rPr>
          <w:rFonts w:cs="Arial"/>
          <w:color w:val="000000"/>
        </w:rPr>
        <w:t xml:space="preserve">. We expect SD to exert the most pronounced impact on the transcriptomic profiles of CA1 and CA3 pyramidal cells. </w:t>
      </w:r>
      <w:ins w:id="0" w:author="Zeru Peterson" w:date="2025-11-28T15:39:47Z">
        <w:r>
          <w:rPr>
            <w:rFonts w:cs="Arial"/>
            <w:color w:val="000000"/>
          </w:rPr>
          <w:t xml:space="preserve">Preliminary </w:t>
        </w:r>
      </w:ins>
      <w:ins w:id="1" w:author="Zeru Peterson" w:date="2025-11-28T15:39:47Z">
        <w:r>
          <w:rPr>
            <w:rFonts w:cs="Arial"/>
            <w:color w:val="000000"/>
          </w:rPr>
          <w:t xml:space="preserve">analysis </w:t>
        </w:r>
      </w:ins>
      <w:ins w:id="2" w:author="Zeru Peterson" w:date="2025-11-28T15:39:47Z">
        <w:r>
          <w:rPr>
            <w:rFonts w:cs="Arial"/>
            <w:color w:val="000000"/>
          </w:rPr>
          <w:t>fr</w:t>
        </w:r>
      </w:ins>
      <w:ins w:id="3" w:author="Zeru Peterson" w:date="2025-11-28T15:40:00Z">
        <w:r>
          <w:rPr>
            <w:rFonts w:cs="Arial"/>
            <w:color w:val="000000"/>
          </w:rPr>
          <w:t>om 5 male mice (3 NSD, 2 SD)</w:t>
        </w:r>
      </w:ins>
      <w:ins w:id="4" w:author="Zeru Peterson" w:date="2025-11-28T15:59:47Z">
        <w:r>
          <w:rPr>
            <w:rFonts w:cs="Arial"/>
            <w:b w:val="false"/>
            <w:bCs w:val="false"/>
            <w:color w:val="000000"/>
          </w:rPr>
          <w:t xml:space="preserve"> </w:t>
        </w:r>
      </w:ins>
      <w:ins w:id="5" w:author="Zeru Peterson" w:date="2025-11-28T15:59:47Z">
        <w:r>
          <w:rPr>
            <w:rFonts w:cs="Arial"/>
            <w:b w:val="false"/>
            <w:bCs w:val="false"/>
            <w:color w:val="000000"/>
          </w:rPr>
          <w:t xml:space="preserve">has been performed, </w:t>
        </w:r>
      </w:ins>
      <w:ins w:id="6" w:author="Zeru Peterson" w:date="2025-11-28T15:41:01Z">
        <w:r>
          <w:rPr>
            <w:rFonts w:cs="Arial"/>
            <w:b w:val="false"/>
            <w:bCs w:val="false"/>
            <w:color w:val="000000"/>
          </w:rPr>
          <w:t xml:space="preserve">where </w:t>
        </w:r>
      </w:ins>
      <w:ins w:id="7" w:author="Zeru Peterson" w:date="2025-11-28T15:41:01Z">
        <w:r>
          <w:rPr>
            <w:rFonts w:cs="Arial"/>
            <w:b w:val="false"/>
            <w:bCs w:val="false"/>
            <w:color w:val="000000"/>
          </w:rPr>
          <w:t xml:space="preserve">each of the 5 samples were clustered using spectral clustering at k=15. </w:t>
        </w:r>
      </w:ins>
      <w:ins w:id="8" w:author="Zeru Peterson" w:date="2025-11-28T16:00:03Z">
        <w:r>
          <w:rPr>
            <w:rFonts w:cs="Arial"/>
            <w:b w:val="false"/>
            <w:bCs w:val="false"/>
            <w:color w:val="000000"/>
          </w:rPr>
          <w:t>E</w:t>
        </w:r>
      </w:ins>
      <w:ins w:id="9" w:author="Zeru Peterson" w:date="2025-11-28T15:42:11Z">
        <w:r>
          <w:rPr>
            <w:rFonts w:cs="Arial"/>
            <w:b w:val="false"/>
            <w:bCs w:val="false"/>
            <w:color w:val="000000"/>
          </w:rPr>
          <w:t xml:space="preserve">ach cluster </w:t>
        </w:r>
      </w:ins>
      <w:ins w:id="10" w:author="Zeru Peterson" w:date="2025-11-28T15:42:11Z">
        <w:r>
          <w:rPr>
            <w:rFonts w:cs="Arial"/>
            <w:b w:val="false"/>
            <w:bCs w:val="false"/>
            <w:color w:val="000000"/>
          </w:rPr>
          <w:t xml:space="preserve">was </w:t>
        </w:r>
      </w:ins>
      <w:ins w:id="11" w:author="Zeru Peterson" w:date="2025-11-28T15:42:11Z">
        <w:r>
          <w:rPr>
            <w:rFonts w:cs="Arial"/>
            <w:b w:val="false"/>
            <w:bCs w:val="false"/>
            <w:color w:val="000000"/>
          </w:rPr>
          <w:t xml:space="preserve">inspected and labeled based on hippocampal region or cell type transcriptomic </w:t>
        </w:r>
      </w:ins>
      <w:ins w:id="12" w:author="Zeru Peterson" w:date="2025-11-28T15:43:05Z">
        <w:r>
          <w:rPr>
            <w:rFonts w:cs="Arial"/>
            <w:b w:val="false"/>
            <w:bCs w:val="false"/>
            <w:color w:val="000000"/>
          </w:rPr>
          <w:t>signatures. We performed a t-test</w:t>
        </w:r>
      </w:ins>
      <w:ins w:id="13" w:author="Zeru Peterson" w:date="2025-11-28T15:58:09Z">
        <w:r>
          <w:rPr>
            <w:rFonts w:cs="Arial"/>
            <w:b w:val="false"/>
            <w:bCs w:val="false"/>
            <w:color w:val="000000"/>
          </w:rPr>
          <w:t>s on all cells contained in the CA1 and CA3 regions of the hippocampus</w:t>
        </w:r>
      </w:ins>
      <w:ins w:id="14" w:author="Zeru Peterson" w:date="2025-11-28T16:00:12Z">
        <w:r>
          <w:rPr>
            <w:rFonts w:cs="Arial"/>
            <w:b w:val="false"/>
            <w:bCs w:val="false"/>
            <w:color w:val="000000"/>
          </w:rPr>
          <w:t xml:space="preserve"> which </w:t>
        </w:r>
      </w:ins>
      <w:ins w:id="15" w:author="Zeru Peterson" w:date="2025-11-28T16:00:12Z">
        <w:r>
          <w:rPr>
            <w:rFonts w:cs="Arial"/>
            <w:b w:val="false"/>
            <w:bCs w:val="false"/>
            <w:color w:val="000000"/>
          </w:rPr>
          <w:t xml:space="preserve">show significant specific changes in the CA1 following SD </w:t>
        </w:r>
      </w:ins>
      <w:ins w:id="16" w:author="Zeru Peterson" w:date="2025-11-28T16:00:12Z">
        <w:r>
          <w:rPr>
            <w:rFonts w:cs="Arial"/>
            <w:b/>
            <w:bCs/>
            <w:color w:val="000000"/>
          </w:rPr>
          <w:t>(Fig. 8)</w:t>
        </w:r>
      </w:ins>
      <w:ins w:id="17" w:author="Zeru Peterson" w:date="2025-11-28T16:00:12Z">
        <w:r>
          <w:rPr>
            <w:rFonts w:cs="Arial"/>
            <w:b w:val="false"/>
            <w:bCs w:val="false"/>
            <w:color w:val="000000"/>
          </w:rPr>
          <w:t xml:space="preserve">. </w:t>
        </w:r>
      </w:ins>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mc:AlternateContent>
          <mc:Choice Requires="wps">
            <w:drawing>
              <wp:anchor behindDoc="0" distT="0" distB="22225" distL="109855" distR="122555" simplePos="0" locked="0" layoutInCell="0" allowOverlap="1" relativeHeight="2" wp14:anchorId="7D87EE3E">
                <wp:simplePos x="0" y="0"/>
                <wp:positionH relativeFrom="margin">
                  <wp:posOffset>721995</wp:posOffset>
                </wp:positionH>
                <wp:positionV relativeFrom="margin">
                  <wp:posOffset>6525895</wp:posOffset>
                </wp:positionV>
                <wp:extent cx="4732655" cy="1879600"/>
                <wp:effectExtent l="3810" t="3175" r="2540" b="3175"/>
                <wp:wrapSquare wrapText="bothSides"/>
                <wp:docPr id="1" name="Text Box 3"/>
                <a:graphic xmlns:a="http://schemas.openxmlformats.org/drawingml/2006/main">
                  <a:graphicData uri="http://schemas.microsoft.com/office/word/2010/wordprocessingShape">
                    <wps:wsp>
                      <wps:cNvSpPr/>
                      <wps:spPr>
                        <a:xfrm>
                          <a:off x="0" y="0"/>
                          <a:ext cx="4732560" cy="1879560"/>
                        </a:xfrm>
                        <a:prstGeom prst="rect">
                          <a:avLst/>
                        </a:prstGeom>
                        <a:solidFill>
                          <a:schemeClr val="lt1"/>
                        </a:solidFill>
                        <a:ln w="6350">
                          <a:solidFill>
                            <a:srgbClr val="000000"/>
                          </a:solidFill>
                          <a:round/>
                        </a:ln>
                      </wps:spPr>
                      <wps:style>
                        <a:lnRef idx="0"/>
                        <a:fillRef idx="0"/>
                        <a:effectRef idx="0"/>
                        <a:fontRef idx="minor"/>
                      </wps:style>
                      <wps:txbx>
                        <w:txbxContent>
                          <w:p>
                            <w:pPr>
                              <w:pStyle w:val="Caption1"/>
                              <w:rPr>
                                <w:b/>
                                <w:b/>
                                <w:bCs/>
                                <w:i w:val="false"/>
                                <w:i w:val="false"/>
                                <w:iCs w:val="false"/>
                                <w:color w:val="auto"/>
                                <w:sz w:val="16"/>
                                <w:szCs w:val="16"/>
                              </w:rPr>
                            </w:pPr>
                            <w:r>
                              <w:rPr/>
                              <w:drawing>
                                <wp:inline distT="0" distB="0" distL="0" distR="0">
                                  <wp:extent cx="4570730" cy="1290320"/>
                                  <wp:effectExtent l="0" t="0" r="0" b="0"/>
                                  <wp:docPr id="3" name="Picture 1492343592" descr="A diagram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92343592" descr="A diagram of a brain&#10;&#10;Description automatically generated"/>
                                          <pic:cNvPicPr>
                                            <a:picLocks noChangeAspect="1" noChangeArrowheads="1"/>
                                          </pic:cNvPicPr>
                                        </pic:nvPicPr>
                                        <pic:blipFill>
                                          <a:blip r:embed="rId2"/>
                                          <a:stretch>
                                            <a:fillRect/>
                                          </a:stretch>
                                        </pic:blipFill>
                                        <pic:spPr bwMode="auto">
                                          <a:xfrm>
                                            <a:off x="0" y="0"/>
                                            <a:ext cx="4570730" cy="1290320"/>
                                          </a:xfrm>
                                          <a:prstGeom prst="rect">
                                            <a:avLst/>
                                          </a:prstGeom>
                                        </pic:spPr>
                                      </pic:pic>
                                    </a:graphicData>
                                  </a:graphic>
                                </wp:inline>
                              </w:drawing>
                            </w:r>
                            <w:r>
                              <w:rPr>
                                <w:b/>
                                <w:bCs/>
                                <w:i w:val="false"/>
                                <w:iCs w:val="false"/>
                                <w:color w:val="auto"/>
                                <w:sz w:val="16"/>
                                <w:szCs w:val="16"/>
                              </w:rPr>
                              <w:t xml:space="preserve">Figure 7. Elucidating spatial transcriptomic signatures at single-cell resolution using Xenium. A. </w:t>
                            </w:r>
                            <w:r>
                              <w:rPr>
                                <w:i w:val="false"/>
                                <w:iCs w:val="false"/>
                                <w:color w:val="auto"/>
                                <w:sz w:val="16"/>
                                <w:szCs w:val="16"/>
                              </w:rPr>
                              <w:t>Representative brain slice that was processed through the Xenium workflow</w:t>
                            </w:r>
                            <w:r>
                              <w:rPr>
                                <w:b/>
                                <w:bCs/>
                                <w:i w:val="false"/>
                                <w:iCs w:val="false"/>
                                <w:color w:val="auto"/>
                                <w:sz w:val="16"/>
                                <w:szCs w:val="16"/>
                              </w:rPr>
                              <w:t xml:space="preserve">. B. </w:t>
                            </w:r>
                            <w:r>
                              <w:rPr>
                                <w:i w:val="false"/>
                                <w:iCs w:val="false"/>
                                <w:color w:val="auto"/>
                                <w:sz w:val="16"/>
                                <w:szCs w:val="16"/>
                              </w:rPr>
                              <w:t xml:space="preserve">Identification of hippocampal cell types based on topography and gene markers. </w:t>
                            </w:r>
                            <w:r>
                              <w:rPr>
                                <w:b/>
                                <w:bCs/>
                                <w:i w:val="false"/>
                                <w:iCs w:val="false"/>
                                <w:color w:val="auto"/>
                                <w:sz w:val="16"/>
                                <w:szCs w:val="16"/>
                              </w:rPr>
                              <w:t>C.</w:t>
                            </w:r>
                            <w:r>
                              <w:rPr>
                                <w:i w:val="false"/>
                                <w:iCs w:val="false"/>
                                <w:color w:val="auto"/>
                                <w:sz w:val="16"/>
                                <w:szCs w:val="16"/>
                              </w:rPr>
                              <w:t xml:space="preserve"> Segregation of cell-type clusters in the hippocampus.</w:t>
                            </w:r>
                          </w:p>
                          <w:p>
                            <w:pPr>
                              <w:pStyle w:val="Caption1"/>
                              <w:spacing w:before="0" w:after="200"/>
                              <w:rPr/>
                            </w:pPr>
                            <w:r>
                              <w:rPr/>
                            </w:r>
                          </w:p>
                        </w:txbxContent>
                      </wps:txbx>
                      <wps:bodyPr anchor="t">
                        <a:prstTxWarp prst="textNoShape"/>
                        <a:noAutofit/>
                      </wps:bodyPr>
                    </wps:wsp>
                  </a:graphicData>
                </a:graphic>
              </wp:anchor>
            </w:drawing>
          </mc:Choice>
          <mc:Fallback>
            <w:pict>
              <v:rect id="shape_0" ID="Text Box 3" path="m0,0l-2147483645,0l-2147483645,-2147483646l0,-2147483646xe" fillcolor="white" stroked="t" o:allowincell="f" style="position:absolute;margin-left:56.85pt;margin-top:513.85pt;width:372.6pt;height:147.95pt;mso-wrap-style:square;v-text-anchor:top;mso-position-horizontal-relative:margin;mso-position-vertical-relative:margin" wp14:anchorId="7D87EE3E">
                <v:fill o:detectmouseclick="t" type="solid" color2="black"/>
                <v:stroke color="black" weight="6480" joinstyle="round" endcap="flat"/>
                <v:textbox>
                  <w:txbxContent>
                    <w:p>
                      <w:pPr>
                        <w:pStyle w:val="Caption1"/>
                        <w:rPr>
                          <w:b/>
                          <w:b/>
                          <w:bCs/>
                          <w:i w:val="false"/>
                          <w:i w:val="false"/>
                          <w:iCs w:val="false"/>
                          <w:color w:val="auto"/>
                          <w:sz w:val="16"/>
                          <w:szCs w:val="16"/>
                        </w:rPr>
                      </w:pPr>
                      <w:r>
                        <w:rPr/>
                        <w:drawing>
                          <wp:inline distT="0" distB="0" distL="0" distR="0">
                            <wp:extent cx="4570730" cy="1290320"/>
                            <wp:effectExtent l="0" t="0" r="0" b="0"/>
                            <wp:docPr id="4" name="Picture 1492343592" descr="A diagram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92343592" descr="A diagram of a brain&#10;&#10;Description automatically generated"/>
                                    <pic:cNvPicPr>
                                      <a:picLocks noChangeAspect="1" noChangeArrowheads="1"/>
                                    </pic:cNvPicPr>
                                  </pic:nvPicPr>
                                  <pic:blipFill>
                                    <a:blip r:embed="rId3"/>
                                    <a:stretch>
                                      <a:fillRect/>
                                    </a:stretch>
                                  </pic:blipFill>
                                  <pic:spPr bwMode="auto">
                                    <a:xfrm>
                                      <a:off x="0" y="0"/>
                                      <a:ext cx="4570730" cy="1290320"/>
                                    </a:xfrm>
                                    <a:prstGeom prst="rect">
                                      <a:avLst/>
                                    </a:prstGeom>
                                  </pic:spPr>
                                </pic:pic>
                              </a:graphicData>
                            </a:graphic>
                          </wp:inline>
                        </w:drawing>
                      </w:r>
                      <w:r>
                        <w:rPr>
                          <w:b/>
                          <w:bCs/>
                          <w:i w:val="false"/>
                          <w:iCs w:val="false"/>
                          <w:color w:val="auto"/>
                          <w:sz w:val="16"/>
                          <w:szCs w:val="16"/>
                        </w:rPr>
                        <w:t xml:space="preserve">Figure 7. Elucidating spatial transcriptomic signatures at single-cell resolution using Xenium. A. </w:t>
                      </w:r>
                      <w:r>
                        <w:rPr>
                          <w:i w:val="false"/>
                          <w:iCs w:val="false"/>
                          <w:color w:val="auto"/>
                          <w:sz w:val="16"/>
                          <w:szCs w:val="16"/>
                        </w:rPr>
                        <w:t>Representative brain slice that was processed through the Xenium workflow</w:t>
                      </w:r>
                      <w:r>
                        <w:rPr>
                          <w:b/>
                          <w:bCs/>
                          <w:i w:val="false"/>
                          <w:iCs w:val="false"/>
                          <w:color w:val="auto"/>
                          <w:sz w:val="16"/>
                          <w:szCs w:val="16"/>
                        </w:rPr>
                        <w:t xml:space="preserve">. B. </w:t>
                      </w:r>
                      <w:r>
                        <w:rPr>
                          <w:i w:val="false"/>
                          <w:iCs w:val="false"/>
                          <w:color w:val="auto"/>
                          <w:sz w:val="16"/>
                          <w:szCs w:val="16"/>
                        </w:rPr>
                        <w:t xml:space="preserve">Identification of hippocampal cell types based on topography and gene markers. </w:t>
                      </w:r>
                      <w:r>
                        <w:rPr>
                          <w:b/>
                          <w:bCs/>
                          <w:i w:val="false"/>
                          <w:iCs w:val="false"/>
                          <w:color w:val="auto"/>
                          <w:sz w:val="16"/>
                          <w:szCs w:val="16"/>
                        </w:rPr>
                        <w:t>C.</w:t>
                      </w:r>
                      <w:r>
                        <w:rPr>
                          <w:i w:val="false"/>
                          <w:iCs w:val="false"/>
                          <w:color w:val="auto"/>
                          <w:sz w:val="16"/>
                          <w:szCs w:val="16"/>
                        </w:rPr>
                        <w:t xml:space="preserve"> Segregation of cell-type clusters in the hippocampus.</w:t>
                      </w:r>
                    </w:p>
                    <w:p>
                      <w:pPr>
                        <w:pStyle w:val="Caption1"/>
                        <w:spacing w:before="0" w:after="200"/>
                        <w:rPr/>
                      </w:pPr>
                      <w:r>
                        <w:rPr/>
                      </w:r>
                    </w:p>
                  </w:txbxContent>
                </v:textbox>
                <w10:wrap type="square"/>
              </v:rect>
            </w:pict>
          </mc:Fallback>
        </mc:AlternateContent>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mirrorIndents/>
        <w:rPr>
          <w:rFonts w:cs="Arial"/>
          <w:color w:val="000000"/>
        </w:rPr>
      </w:pPr>
      <w:r>
        <w:rPr>
          <w:rFonts w:cs="Arial"/>
          <w:color w:val="000000"/>
        </w:rPr>
      </w:r>
    </w:p>
    <w:p>
      <w:pPr>
        <w:pStyle w:val="Normal"/>
        <w:spacing w:before="0" w:after="80"/>
        <w:jc w:val="left"/>
        <w:rPr/>
      </w:pPr>
      <w:r>
        <w:rPr/>
      </w:r>
    </w:p>
    <w:p>
      <w:pPr>
        <w:pStyle w:val="Normal"/>
        <w:spacing w:before="0" w:after="240"/>
        <w:ind w:left="540" w:hanging="0"/>
        <w:jc w:val="left"/>
        <w:rPr>
          <w:rFonts w:cs="Arial"/>
          <w:b/>
          <w:b/>
          <w:bCs/>
        </w:rPr>
      </w:pPr>
      <w:r>
        <w:rPr>
          <w:rFonts w:cs="Arial"/>
          <w:b/>
          <w:bCs/>
        </w:rPr>
      </w:r>
    </w:p>
    <w:p>
      <w:pPr>
        <w:pStyle w:val="Normal"/>
        <w:spacing w:before="0" w:after="80"/>
        <w:ind w:left="540" w:hanging="0"/>
        <w:jc w:val="left"/>
        <w:rPr/>
      </w:pPr>
      <w:r>
        <w:rPr/>
      </w:r>
    </w:p>
    <w:p>
      <w:pPr>
        <w:pStyle w:val="Normal"/>
        <w:spacing w:before="0" w:after="80"/>
        <w:ind w:left="540" w:hanging="0"/>
        <w:jc w:val="left"/>
        <w:rPr/>
      </w:pPr>
      <w:r>
        <w:rPr/>
      </w:r>
    </w:p>
    <w:p>
      <w:pPr>
        <w:pStyle w:val="Normal"/>
        <w:spacing w:before="0" w:after="80"/>
        <w:ind w:left="540" w:hanging="0"/>
        <w:jc w:val="left"/>
        <w:rPr/>
      </w:pPr>
      <w:r>
        <w:rPr/>
      </w:r>
    </w:p>
    <w:p>
      <w:pPr>
        <w:pStyle w:val="Normal"/>
        <w:spacing w:before="0" w:after="80"/>
        <w:jc w:val="left"/>
        <w:rPr/>
      </w:pPr>
      <w:r>
        <w:rPr/>
      </w:r>
    </w:p>
    <w:sectPr>
      <w:type w:val="nextPage"/>
      <w:pgSz w:w="12240" w:h="15840"/>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Segoe UI Historic">
    <w:charset w:val="01"/>
    <w:family w:val="roman"/>
    <w:pitch w:val="variable"/>
  </w:font>
</w:fonts>
</file>

<file path=word/settings.xml><?xml version="1.0" encoding="utf-8"?>
<w:settings xmlns:w="http://schemas.openxmlformats.org/wordprocessingml/2006/main">
  <w:zoom w:percent="140"/>
  <w:trackRevision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Arial" w:asciiTheme="minorHAnsi" w:cstheme="minorBidi" w:eastAsiaTheme="minorEastAsia" w:hAnsiTheme="minorHAnsi"/>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41ed"/>
    <w:pPr>
      <w:widowControl/>
      <w:suppressAutoHyphens w:val="true"/>
      <w:bidi w:val="0"/>
      <w:spacing w:lineRule="auto" w:line="240" w:before="0" w:after="0"/>
      <w:jc w:val="both"/>
    </w:pPr>
    <w:rPr>
      <w:rFonts w:ascii="Arial" w:hAnsi="Arial" w:eastAsia="游明朝" w:cs="Arial" w:cstheme="minorBidi" w:eastAsiaTheme="minorEastAsia"/>
      <w:color w:val="auto"/>
      <w:kern w:val="0"/>
      <w:sz w:val="22"/>
      <w:szCs w:val="22"/>
      <w:lang w:val="en-US" w:eastAsia="ja-JP" w:bidi="ar-SA"/>
    </w:rPr>
  </w:style>
  <w:style w:type="paragraph" w:styleId="Heading1">
    <w:name w:val="Heading 1"/>
    <w:basedOn w:val="Normal"/>
    <w:next w:val="Normal"/>
    <w:link w:val="Heading1Char"/>
    <w:uiPriority w:val="9"/>
    <w:qFormat/>
    <w:rsid w:val="00ab79d4"/>
    <w:pPr>
      <w:keepNext w:val="true"/>
      <w:keepLines/>
      <w:spacing w:before="120" w:after="120"/>
      <w:outlineLvl w:val="0"/>
    </w:pPr>
    <w:rPr>
      <w:rFonts w:eastAsia="游ゴシック Light" w:cs="Times New Roman" w:cstheme="majorBidi" w:eastAsiaTheme="majorEastAsia"/>
      <w:b/>
      <w:szCs w:val="32"/>
    </w:rPr>
  </w:style>
  <w:style w:type="paragraph" w:styleId="Heading2">
    <w:name w:val="Heading 2"/>
    <w:basedOn w:val="Normal"/>
    <w:next w:val="Normal"/>
    <w:link w:val="Heading2Char"/>
    <w:uiPriority w:val="9"/>
    <w:unhideWhenUsed/>
    <w:qFormat/>
    <w:rsid w:val="00bc040b"/>
    <w:pPr>
      <w:keepNext w:val="true"/>
      <w:keepLines/>
      <w:spacing w:before="0" w:after="120"/>
      <w:outlineLvl w:val="1"/>
    </w:pPr>
    <w:rPr>
      <w:rFonts w:eastAsia="游ゴシック Light" w:cs="Times New Roman" w:cstheme="majorBidi" w:eastAsiaTheme="majorEastAsia"/>
      <w:b/>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b79d4"/>
    <w:rPr>
      <w:rFonts w:ascii="Arial" w:hAnsi="Arial" w:eastAsia="游ゴシック Light" w:cs="Times New Roman" w:cstheme="majorBidi" w:eastAsiaTheme="majorEastAsia"/>
      <w:b/>
      <w:szCs w:val="32"/>
    </w:rPr>
  </w:style>
  <w:style w:type="character" w:styleId="Heading2Char" w:customStyle="1">
    <w:name w:val="Heading 2 Char"/>
    <w:basedOn w:val="DefaultParagraphFont"/>
    <w:link w:val="Heading2"/>
    <w:uiPriority w:val="9"/>
    <w:qFormat/>
    <w:rsid w:val="00bc040b"/>
    <w:rPr>
      <w:rFonts w:ascii="Arial" w:hAnsi="Arial" w:eastAsia="游ゴシック Light" w:cs="Times New Roman" w:cstheme="majorBidi" w:eastAsiaTheme="majorEastAsia"/>
      <w:b/>
      <w:szCs w:val="26"/>
    </w:rPr>
  </w:style>
  <w:style w:type="character" w:styleId="EndNoteBibliographyTitleChar" w:customStyle="1">
    <w:name w:val="EndNote Bibliography Title Char"/>
    <w:basedOn w:val="DefaultParagraphFont"/>
    <w:link w:val="EndNoteBibliographyTitle"/>
    <w:qFormat/>
    <w:rsid w:val="000e4ff4"/>
    <w:rPr>
      <w:rFonts w:ascii="Arial" w:hAnsi="Arial" w:cs="Arial"/>
    </w:rPr>
  </w:style>
  <w:style w:type="character" w:styleId="EndNoteBibliographyChar" w:customStyle="1">
    <w:name w:val="EndNote Bibliography Char"/>
    <w:basedOn w:val="DefaultParagraphFont"/>
    <w:link w:val="EndNoteBibliography"/>
    <w:qFormat/>
    <w:rsid w:val="000e4ff4"/>
    <w:rPr>
      <w:rFonts w:ascii="Arial" w:hAnsi="Arial" w:cs="Arial"/>
    </w:rPr>
  </w:style>
  <w:style w:type="character" w:styleId="CommentTextChar" w:customStyle="1">
    <w:name w:val="Comment Text Char"/>
    <w:basedOn w:val="DefaultParagraphFont"/>
    <w:link w:val="Annotationtext"/>
    <w:uiPriority w:val="99"/>
    <w:qFormat/>
    <w:rPr>
      <w:rFonts w:ascii="Arial" w:hAnsi="Arial"/>
      <w:sz w:val="20"/>
      <w:szCs w:val="20"/>
    </w:rPr>
  </w:style>
  <w:style w:type="character" w:styleId="Annotationreference">
    <w:name w:val="annotation reference"/>
    <w:basedOn w:val="DefaultParagraphFont"/>
    <w:uiPriority w:val="99"/>
    <w:unhideWhenUsed/>
    <w:qFormat/>
    <w:rPr>
      <w:sz w:val="16"/>
      <w:szCs w:val="16"/>
    </w:rPr>
  </w:style>
  <w:style w:type="character" w:styleId="CommentSubjectChar" w:customStyle="1">
    <w:name w:val="Comment Subject Char"/>
    <w:basedOn w:val="CommentTextChar"/>
    <w:link w:val="Annotationsubject"/>
    <w:uiPriority w:val="99"/>
    <w:semiHidden/>
    <w:qFormat/>
    <w:rsid w:val="00605693"/>
    <w:rPr>
      <w:rFonts w:ascii="Arial" w:hAnsi="Arial"/>
      <w:b/>
      <w:bCs/>
      <w:sz w:val="20"/>
      <w:szCs w:val="20"/>
    </w:rPr>
  </w:style>
  <w:style w:type="character" w:styleId="S1" w:customStyle="1">
    <w:name w:val="s1"/>
    <w:basedOn w:val="DefaultParagraphFont"/>
    <w:qFormat/>
    <w:rsid w:val="00df65c8"/>
    <w:rPr/>
  </w:style>
  <w:style w:type="character" w:styleId="InternetLink">
    <w:name w:val="Hyperlink"/>
    <w:basedOn w:val="DefaultParagraphFont"/>
    <w:uiPriority w:val="99"/>
    <w:unhideWhenUsed/>
    <w:rPr>
      <w:color w:val="0563C1" w:themeColor="hyperlink"/>
      <w:u w:val="single"/>
    </w:rPr>
  </w:style>
  <w:style w:type="character" w:styleId="Appleconvertedspace" w:customStyle="1">
    <w:name w:val="apple-converted-space"/>
    <w:basedOn w:val="DefaultParagraphFont"/>
    <w:qFormat/>
    <w:rsid w:val="006a747f"/>
    <w:rPr/>
  </w:style>
  <w:style w:type="character" w:styleId="Docsumpmid" w:customStyle="1">
    <w:name w:val="docsum-pmid"/>
    <w:basedOn w:val="DefaultParagraphFont"/>
    <w:qFormat/>
    <w:rsid w:val="00ff759e"/>
    <w:rPr/>
  </w:style>
  <w:style w:type="character" w:styleId="Citationpart" w:customStyle="1">
    <w:name w:val="citation-part"/>
    <w:basedOn w:val="DefaultParagraphFont"/>
    <w:qFormat/>
    <w:rsid w:val="008e3d39"/>
    <w:rPr/>
  </w:style>
  <w:style w:type="character" w:styleId="HeaderChar" w:customStyle="1">
    <w:name w:val="Header Char"/>
    <w:basedOn w:val="DefaultParagraphFont"/>
    <w:link w:val="Header"/>
    <w:uiPriority w:val="99"/>
    <w:qFormat/>
    <w:rsid w:val="009e3b56"/>
    <w:rPr>
      <w:rFonts w:ascii="Arial" w:hAnsi="Arial"/>
    </w:rPr>
  </w:style>
  <w:style w:type="character" w:styleId="FooterChar" w:customStyle="1">
    <w:name w:val="Footer Char"/>
    <w:basedOn w:val="DefaultParagraphFont"/>
    <w:link w:val="Footer"/>
    <w:uiPriority w:val="99"/>
    <w:qFormat/>
    <w:rsid w:val="009e3b56"/>
    <w:rPr>
      <w:rFonts w:ascii="Arial" w:hAnsi="Arial"/>
    </w:rPr>
  </w:style>
  <w:style w:type="character" w:styleId="UnresolvedMention1" w:customStyle="1">
    <w:name w:val="Unresolved Mention1"/>
    <w:basedOn w:val="DefaultParagraphFont"/>
    <w:uiPriority w:val="99"/>
    <w:semiHidden/>
    <w:unhideWhenUsed/>
    <w:qFormat/>
    <w:rsid w:val="00580e0e"/>
    <w:rPr>
      <w:color w:val="605E5C"/>
      <w:shd w:fill="E1DFDD" w:val="clear"/>
    </w:rPr>
  </w:style>
  <w:style w:type="character" w:styleId="Cf01" w:customStyle="1">
    <w:name w:val="cf01"/>
    <w:basedOn w:val="DefaultParagraphFont"/>
    <w:qFormat/>
    <w:rsid w:val="00d5142f"/>
    <w:rPr>
      <w:rFonts w:ascii="Segoe UI" w:hAnsi="Segoe UI" w:cs="Segoe UI"/>
      <w:sz w:val="18"/>
      <w:szCs w:val="18"/>
    </w:rPr>
  </w:style>
  <w:style w:type="character" w:styleId="Idlabel" w:customStyle="1">
    <w:name w:val="id-label"/>
    <w:basedOn w:val="DefaultParagraphFont"/>
    <w:qFormat/>
    <w:rsid w:val="00576457"/>
    <w:rPr/>
  </w:style>
  <w:style w:type="character" w:styleId="Strong">
    <w:name w:val="Strong"/>
    <w:basedOn w:val="DefaultParagraphFont"/>
    <w:uiPriority w:val="22"/>
    <w:qFormat/>
    <w:rsid w:val="00576457"/>
    <w:rPr>
      <w:b/>
      <w:bCs/>
    </w:rPr>
  </w:style>
  <w:style w:type="character" w:styleId="Mention1" w:customStyle="1">
    <w:name w:val="Mention1"/>
    <w:basedOn w:val="DefaultParagraphFont"/>
    <w:uiPriority w:val="99"/>
    <w:unhideWhenUsed/>
    <w:qFormat/>
    <w:rsid w:val="00024cc4"/>
    <w:rPr>
      <w:color w:val="2B579A"/>
      <w:shd w:fill="E1DFDD" w:val="clear"/>
    </w:rPr>
  </w:style>
  <w:style w:type="character" w:styleId="BalloonTextChar" w:customStyle="1">
    <w:name w:val="Balloon Text Char"/>
    <w:basedOn w:val="DefaultParagraphFont"/>
    <w:link w:val="BalloonText"/>
    <w:uiPriority w:val="99"/>
    <w:semiHidden/>
    <w:qFormat/>
    <w:rsid w:val="00dc705b"/>
    <w:rPr>
      <w:rFonts w:ascii="Segoe UI" w:hAnsi="Segoe UI" w:cs="Segoe UI"/>
      <w:sz w:val="18"/>
      <w:szCs w:val="18"/>
    </w:rPr>
  </w:style>
  <w:style w:type="character" w:styleId="S2" w:customStyle="1">
    <w:name w:val="s2"/>
    <w:basedOn w:val="DefaultParagraphFont"/>
    <w:qFormat/>
    <w:rsid w:val="001f7898"/>
    <w:rPr/>
  </w:style>
  <w:style w:type="character" w:styleId="UnresolvedMention2" w:customStyle="1">
    <w:name w:val="Unresolved Mention2"/>
    <w:basedOn w:val="DefaultParagraphFont"/>
    <w:uiPriority w:val="99"/>
    <w:semiHidden/>
    <w:unhideWhenUsed/>
    <w:qFormat/>
    <w:rsid w:val="00b13517"/>
    <w:rPr>
      <w:color w:val="605E5C"/>
      <w:shd w:fill="E1DFDD" w:val="clear"/>
    </w:rPr>
  </w:style>
  <w:style w:type="character" w:styleId="UnresolvedMention3" w:customStyle="1">
    <w:name w:val="Unresolved Mention3"/>
    <w:basedOn w:val="DefaultParagraphFont"/>
    <w:uiPriority w:val="99"/>
    <w:semiHidden/>
    <w:unhideWhenUsed/>
    <w:qFormat/>
    <w:rsid w:val="00e9171a"/>
    <w:rPr>
      <w:color w:val="605E5C"/>
      <w:shd w:fill="E1DFDD" w:val="clear"/>
    </w:rPr>
  </w:style>
  <w:style w:type="character" w:styleId="Normaltextrun" w:customStyle="1">
    <w:name w:val="normaltextrun"/>
    <w:basedOn w:val="DefaultParagraphFont"/>
    <w:qFormat/>
    <w:rsid w:val="00661676"/>
    <w:rPr/>
  </w:style>
  <w:style w:type="character" w:styleId="Eop" w:customStyle="1">
    <w:name w:val="eop"/>
    <w:basedOn w:val="DefaultParagraphFont"/>
    <w:qFormat/>
    <w:rsid w:val="00661676"/>
    <w:rPr/>
  </w:style>
  <w:style w:type="character" w:styleId="UnresolvedMention4" w:customStyle="1">
    <w:name w:val="Unresolved Mention4"/>
    <w:basedOn w:val="DefaultParagraphFont"/>
    <w:uiPriority w:val="99"/>
    <w:semiHidden/>
    <w:unhideWhenUsed/>
    <w:qFormat/>
    <w:rsid w:val="00187c78"/>
    <w:rPr>
      <w:color w:val="605E5C"/>
      <w:shd w:fill="E1DFDD" w:val="clear"/>
    </w:rPr>
  </w:style>
  <w:style w:type="character" w:styleId="VisitedInternetLink">
    <w:name w:val="FollowedHyperlink"/>
    <w:basedOn w:val="DefaultParagraphFont"/>
    <w:uiPriority w:val="99"/>
    <w:semiHidden/>
    <w:unhideWhenUsed/>
    <w:rsid w:val="00187c78"/>
    <w:rPr>
      <w:color w:val="954F72" w:themeColor="followedHyperlink"/>
      <w:u w:val="single"/>
    </w:rPr>
  </w:style>
  <w:style w:type="character" w:styleId="UnresolvedMention">
    <w:name w:val="Unresolved Mention"/>
    <w:basedOn w:val="DefaultParagraphFont"/>
    <w:uiPriority w:val="99"/>
    <w:semiHidden/>
    <w:unhideWhenUsed/>
    <w:qFormat/>
    <w:rsid w:val="004a36c4"/>
    <w:rPr>
      <w:color w:val="605E5C"/>
      <w:shd w:fill="E1DFDD" w:val="clear"/>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dNoteBibliographyTitle" w:customStyle="1">
    <w:name w:val="EndNote Bibliography Title"/>
    <w:basedOn w:val="Normal"/>
    <w:link w:val="EndNoteBibliographyTitleChar"/>
    <w:qFormat/>
    <w:rsid w:val="000e4ff4"/>
    <w:pPr>
      <w:jc w:val="center"/>
    </w:pPr>
    <w:rPr>
      <w:rFonts w:cs="Arial"/>
    </w:rPr>
  </w:style>
  <w:style w:type="paragraph" w:styleId="EndNoteBibliography" w:customStyle="1">
    <w:name w:val="EndNote Bibliography"/>
    <w:basedOn w:val="Normal"/>
    <w:link w:val="EndNoteBibliographyChar"/>
    <w:qFormat/>
    <w:rsid w:val="000e4ff4"/>
    <w:pPr/>
    <w:rPr>
      <w:rFonts w:cs="Arial"/>
    </w:rPr>
  </w:style>
  <w:style w:type="paragraph" w:styleId="Caption1">
    <w:name w:val="caption"/>
    <w:basedOn w:val="Normal"/>
    <w:next w:val="Normal"/>
    <w:uiPriority w:val="35"/>
    <w:unhideWhenUsed/>
    <w:qFormat/>
    <w:rsid w:val="00d77a6f"/>
    <w:pPr>
      <w:spacing w:before="0" w:after="200"/>
    </w:pPr>
    <w:rPr>
      <w:i/>
      <w:iCs/>
      <w:color w:val="44546A" w:themeColor="text2"/>
      <w:sz w:val="18"/>
      <w:szCs w:val="18"/>
    </w:rPr>
  </w:style>
  <w:style w:type="paragraph" w:styleId="Revision">
    <w:name w:val="Revision"/>
    <w:uiPriority w:val="99"/>
    <w:semiHidden/>
    <w:qFormat/>
    <w:rsid w:val="00aa0baf"/>
    <w:pPr>
      <w:widowControl/>
      <w:bidi w:val="0"/>
      <w:spacing w:lineRule="auto" w:line="240" w:before="0" w:after="0"/>
      <w:jc w:val="left"/>
    </w:pPr>
    <w:rPr>
      <w:rFonts w:ascii="Arial" w:hAnsi="Arial" w:eastAsia="游明朝" w:cs="Arial" w:cstheme="minorBidi" w:eastAsiaTheme="minorEastAsia"/>
      <w:color w:val="auto"/>
      <w:kern w:val="0"/>
      <w:sz w:val="22"/>
      <w:szCs w:val="22"/>
      <w:lang w:val="en-US" w:eastAsia="ja-JP" w:bidi="ar-SA"/>
    </w:rPr>
  </w:style>
  <w:style w:type="paragraph" w:styleId="Annotationtext">
    <w:name w:val="annotation text"/>
    <w:basedOn w:val="Normal"/>
    <w:link w:val="CommentTextChar"/>
    <w:uiPriority w:val="99"/>
    <w:unhideWhenUsed/>
    <w:qFormat/>
    <w:pPr/>
    <w:rPr>
      <w:sz w:val="20"/>
      <w:szCs w:val="20"/>
    </w:rPr>
  </w:style>
  <w:style w:type="paragraph" w:styleId="Annotationsubject">
    <w:name w:val="annotation subject"/>
    <w:basedOn w:val="Annotationtext"/>
    <w:next w:val="Annotationtext"/>
    <w:link w:val="CommentSubjectChar"/>
    <w:uiPriority w:val="99"/>
    <w:semiHidden/>
    <w:unhideWhenUsed/>
    <w:qFormat/>
    <w:rsid w:val="00605693"/>
    <w:pPr/>
    <w:rPr>
      <w:b/>
      <w:bCs/>
    </w:rPr>
  </w:style>
  <w:style w:type="paragraph" w:styleId="P11" w:customStyle="1">
    <w:name w:val="p11"/>
    <w:basedOn w:val="Normal"/>
    <w:qFormat/>
    <w:rsid w:val="00df65c8"/>
    <w:pPr>
      <w:spacing w:beforeAutospacing="1" w:afterAutospacing="1"/>
      <w:jc w:val="left"/>
    </w:pPr>
    <w:rPr>
      <w:rFonts w:ascii="Calibri" w:hAnsi="Calibri" w:eastAsia="Calibri" w:cs="Calibri" w:eastAsiaTheme="minorHAnsi"/>
      <w:lang w:eastAsia="en-US"/>
    </w:rPr>
  </w:style>
  <w:style w:type="paragraph" w:styleId="ListParagraph">
    <w:name w:val="List Paragraph"/>
    <w:basedOn w:val="Normal"/>
    <w:uiPriority w:val="34"/>
    <w:qFormat/>
    <w:rsid w:val="001154a2"/>
    <w:pPr>
      <w:spacing w:before="0" w:after="0"/>
      <w:ind w:left="288" w:hanging="288"/>
      <w:contextualSpacing/>
      <w:jc w:val="left"/>
    </w:pPr>
    <w:rPr/>
  </w:style>
  <w:style w:type="paragraph" w:styleId="Default" w:customStyle="1">
    <w:name w:val="Default"/>
    <w:qFormat/>
    <w:rsid w:val="0094451c"/>
    <w:pPr>
      <w:widowControl/>
      <w:bidi w:val="0"/>
      <w:spacing w:lineRule="auto" w:line="240" w:before="0" w:after="0"/>
      <w:jc w:val="left"/>
    </w:pPr>
    <w:rPr>
      <w:rFonts w:ascii="Segoe UI Historic" w:hAnsi="Segoe UI Historic" w:eastAsia="Calibri" w:cs="Segoe UI Historic" w:eastAsiaTheme="minorHAnsi"/>
      <w:color w:val="000000"/>
      <w:kern w:val="0"/>
      <w:sz w:val="24"/>
      <w:szCs w:val="24"/>
      <w:lang w:eastAsia="en-US" w:val="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9e3b56"/>
    <w:pPr>
      <w:tabs>
        <w:tab w:val="clear" w:pos="720"/>
        <w:tab w:val="center" w:pos="4680" w:leader="none"/>
        <w:tab w:val="right" w:pos="9360" w:leader="none"/>
      </w:tabs>
    </w:pPr>
    <w:rPr/>
  </w:style>
  <w:style w:type="paragraph" w:styleId="Footer">
    <w:name w:val="Footer"/>
    <w:basedOn w:val="Normal"/>
    <w:link w:val="FooterChar"/>
    <w:uiPriority w:val="99"/>
    <w:unhideWhenUsed/>
    <w:rsid w:val="009e3b56"/>
    <w:pPr>
      <w:tabs>
        <w:tab w:val="clear" w:pos="720"/>
        <w:tab w:val="center" w:pos="4680" w:leader="none"/>
        <w:tab w:val="right" w:pos="9360" w:leader="none"/>
      </w:tabs>
    </w:pPr>
    <w:rPr/>
  </w:style>
  <w:style w:type="paragraph" w:styleId="BalloonText">
    <w:name w:val="Balloon Text"/>
    <w:basedOn w:val="Normal"/>
    <w:link w:val="BalloonTextChar"/>
    <w:uiPriority w:val="99"/>
    <w:semiHidden/>
    <w:unhideWhenUsed/>
    <w:qFormat/>
    <w:rsid w:val="00dc705b"/>
    <w:pPr/>
    <w:rPr>
      <w:rFonts w:ascii="Segoe UI" w:hAnsi="Segoe UI" w:cs="Segoe UI"/>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4451c"/>
    <w:pPr>
      <w:spacing w:after="0" w:line="240" w:lineRule="auto"/>
    </w:pPr>
    <w:rPr>
      <w:rFonts w:eastAsiaTheme="minorHAnsi"/>
      <w:lang w:eastAsia="en-US"/>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tif"/><Relationship Id="rId3" Type="http://schemas.openxmlformats.org/officeDocument/2006/relationships/image" Target="media/image1.tif"/><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6fd5132-140b-4ba9-8c1d-423b0f5edca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0C3F78EC6AB7149A652ED9AC9827589" ma:contentTypeVersion="6" ma:contentTypeDescription="Create a new document." ma:contentTypeScope="" ma:versionID="4f2ad6866e1a768387ce8010c7fa51ef">
  <xsd:schema xmlns:xsd="http://www.w3.org/2001/XMLSchema" xmlns:xs="http://www.w3.org/2001/XMLSchema" xmlns:p="http://schemas.microsoft.com/office/2006/metadata/properties" xmlns:ns3="86fd5132-140b-4ba9-8c1d-423b0f5edca8" xmlns:ns4="0d8d5b9a-1778-406d-aa46-5a29c8a527f3" targetNamespace="http://schemas.microsoft.com/office/2006/metadata/properties" ma:root="true" ma:fieldsID="f7623b2624b2ce86ddf437fbd9fdcd50" ns3:_="" ns4:_="">
    <xsd:import namespace="86fd5132-140b-4ba9-8c1d-423b0f5edca8"/>
    <xsd:import namespace="0d8d5b9a-1778-406d-aa46-5a29c8a527f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fd5132-140b-4ba9-8c1d-423b0f5edc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8d5b9a-1778-406d-aa46-5a29c8a527f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BC75D1-6978-4FFF-B1D9-EC7AD106342C}">
  <ds:schemaRefs>
    <ds:schemaRef ds:uri="http://schemas.microsoft.com/sharepoint/v3/contenttype/forms"/>
  </ds:schemaRefs>
</ds:datastoreItem>
</file>

<file path=customXml/itemProps2.xml><?xml version="1.0" encoding="utf-8"?>
<ds:datastoreItem xmlns:ds="http://schemas.openxmlformats.org/officeDocument/2006/customXml" ds:itemID="{4A2ED637-36C3-4F16-8394-CC90A5D2219A}">
  <ds:schemaRefs>
    <ds:schemaRef ds:uri="http://schemas.openxmlformats.org/officeDocument/2006/bibliography"/>
  </ds:schemaRefs>
</ds:datastoreItem>
</file>

<file path=customXml/itemProps3.xml><?xml version="1.0" encoding="utf-8"?>
<ds:datastoreItem xmlns:ds="http://schemas.openxmlformats.org/officeDocument/2006/customXml" ds:itemID="{61C76BD0-11DB-4F93-8295-0A5615555D91}">
  <ds:schemaRefs>
    <ds:schemaRef ds:uri="http://schemas.microsoft.com/office/2006/metadata/properties"/>
    <ds:schemaRef ds:uri="http://schemas.microsoft.com/office/infopath/2007/PartnerControls"/>
    <ds:schemaRef ds:uri="86fd5132-140b-4ba9-8c1d-423b0f5edca8"/>
  </ds:schemaRefs>
</ds:datastoreItem>
</file>

<file path=customXml/itemProps4.xml><?xml version="1.0" encoding="utf-8"?>
<ds:datastoreItem xmlns:ds="http://schemas.openxmlformats.org/officeDocument/2006/customXml" ds:itemID="{7CC0B5EF-5A3C-4B72-86ED-49C6E36E9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fd5132-140b-4ba9-8c1d-423b0f5edca8"/>
    <ds:schemaRef ds:uri="0d8d5b9a-1778-406d-aa46-5a29c8a52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LibreOffice/7.3.7.2$Linux_X86_64 LibreOffice_project/30$Build-2</Application>
  <AppVersion>15.0000</AppVersion>
  <Pages>2</Pages>
  <Words>605</Words>
  <Characters>3511</Characters>
  <CharactersWithSpaces>4115</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2025-11-27T11:53:00Z</dcterms:created>
  <dc:creator>Kasuya, Junko A</dc:creator>
  <dc:description/>
  <dc:language>en-US</dc:language>
  <cp:lastModifiedBy>Zeru Peterson</cp:lastModifiedBy>
  <cp:lastPrinted>2025-04-08T21:37:00Z</cp:lastPrinted>
  <dcterms:modified xsi:type="dcterms:W3CDTF">2025-11-28T16:00:28Z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0x01010000C3F78EC6AB7149A652ED9AC9827589</vt:lpwstr>
  </property>
  <property fmtid="{D5CDD505-2E9C-101B-9397-08002B2CF9AE}" pid="3" name="GrammarlyDocumentId">
    <vt:lpwstr>af565ba017b28651b5eaf170922da2b89699a2a797e20d7d47b04545c802ee73</vt:lpwstr>
  </property>
</Properties>
</file>